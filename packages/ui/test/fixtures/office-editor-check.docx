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t>第 1 段：这是用于压测的正文内容，包含足够的字符以便观察上下文截断行为（1）。</w:t>
      </w:r>
      <w:del w:id="1000" w:author="审查员" w:date="2026-10-14T10:00:01Z">
        <w:r>
          <w:delText>【删除 1000】</w:delText>
        </w:r>
      </w:del>
    </w:p>
    <w:p>
      <w:r>
        <w:t>第 2 段：这是用于压测的正文内容，包含足够的字符以便观察上下文截断行为（2）。</w:t>
      </w:r>
    </w:p>
    <w:p>
      <w:r>
        <w:t>第 3 段：这是用于压测的正文内容，包含足够的字符以便观察上下文截断行为（3）。</w:t>
      </w:r>
      <w:ins w:id="1001" w:author="审查员" w:date="2026-10-14T10:00:00Z">
        <w:r>
          <w:t>【插入 1001】</w:t>
        </w:r>
      </w:ins>
    </w:p>
    <w:p>
      <w:r>
        <w:t>第 4 段：这是用于压测的正文内容，包含足够的字符以便观察上下文截断行为（4）。</w:t>
      </w:r>
      <w:del w:id="1002" w:author="审查员" w:date="2026-10-14T10:00:01Z">
        <w:r>
          <w:delText>【删除 1002】</w:delText>
        </w:r>
      </w:del>
    </w:p>
    <w:p>
      <w:r>
        <w:t>第 5 段：这是用于压测的正文内容，包含足够的字符以便观察上下文截断行为（5）。</w:t>
      </w:r>
    </w:p>
    <w:p>
      <w:r>
        <w:t>第 6 段：这是用于压测的正文内容，包含足够的字符以便观察上下文截断行为（6）。</w:t>
      </w:r>
      <w:ins w:id="1003" w:author="审查员" w:date="2026-10-14T10:00:00Z">
        <w:r>
          <w:t>【插入 1003】</w:t>
        </w:r>
      </w:ins>
    </w:p>
    <w:p>
      <w:commentRangeStart w:id="0"/>
      <w:r>
        <w:t>第 7 段：这是用于压测的正文内容，包含足够的字符以便观察上下文截断行为（7）。</w:t>
      </w:r>
      <w:del w:id="1004" w:author="审查员" w:date="2026-10-14T10:00:01Z">
        <w:r>
          <w:delText>【删除 1004】</w:delText>
        </w:r>
      </w:del>
      <w:commentRangeEnd w:id="0"/>
      <w:r>
        <w:commentReference w:id="0"/>
      </w:r>
    </w:p>
    <w:p>
      <w:r>
        <w:t>第 8 段：这是用于压测的正文内容，包含足够的字符以便观察上下文截断行为（8）。</w:t>
      </w:r>
    </w:p>
    <w:p>
      <w:r>
        <w:t>第 9 段：这是用于压测的正文内容，包含足够的字符以便观察上下文截断行为（9）。</w:t>
      </w:r>
      <w:ins w:id="1005" w:author="审查员" w:date="2026-10-14T10:00:00Z">
        <w:r>
          <w:t>【插入 1005】</w:t>
        </w:r>
      </w:ins>
    </w:p>
    <w:p>
      <w:r>
        <w:t>第 10 段：这是用于压测的正文内容，包含足够的字符以便观察上下文截断行为（10）。</w:t>
      </w:r>
      <w:del w:id="1006" w:author="审查员" w:date="2026-10-14T10:00:01Z">
        <w:r>
          <w:delText>【删除 1006】</w:delText>
        </w:r>
      </w:del>
    </w:p>
    <w:p>
      <w:r>
        <w:t>第 11 段：这是用于压测的正文内容，包含足够的字符以便观察上下文截断行为（11）。</w:t>
      </w:r>
    </w:p>
    <w:p>
      <w:r>
        <w:t>第 12 段：这是用于压测的正文内容，包含足够的字符以便观察上下文截断行为（12）。</w:t>
      </w:r>
      <w:ins w:id="1007" w:author="审查员" w:date="2026-10-14T10:00:00Z">
        <w:r>
          <w:t>【插入 1007】</w:t>
        </w:r>
      </w:ins>
    </w:p>
    <w:p>
      <w:r>
        <w:t>第 13 段：这是用于压测的正文内容，包含足够的字符以便观察上下文截断行为（13）。</w:t>
      </w:r>
      <w:del w:id="1008" w:author="审查员" w:date="2026-10-14T10:00:01Z">
        <w:r>
          <w:delText>【删除 1008】</w:delText>
        </w:r>
      </w:del>
    </w:p>
    <w:p>
      <w:commentRangeStart w:id="1"/>
      <w:r>
        <w:t>第 14 段：这是用于压测的正文内容，包含足够的字符以便观察上下文截断行为（14）。</w:t>
      </w:r>
      <w:commentRangeEnd w:id="1"/>
      <w:r>
        <w:commentReference w:id="1"/>
      </w:r>
    </w:p>
    <w:p>
      <w:r>
        <w:t>第 15 段：这是用于压测的正文内容，包含足够的字符以便观察上下文截断行为（15）。</w:t>
      </w:r>
      <w:ins w:id="1009" w:author="审查员" w:date="2026-10-14T10:00:00Z">
        <w:r>
          <w:t>【插入 1009】</w:t>
        </w:r>
      </w:ins>
    </w:p>
    <w:p>
      <w:r>
        <w:t>第 16 段：这是用于压测的正文内容，包含足够的字符以便观察上下文截断行为（16）。</w:t>
      </w:r>
      <w:del w:id="1010" w:author="审查员" w:date="2026-10-14T10:00:01Z">
        <w:r>
          <w:delText>【删除 1010】</w:delText>
        </w:r>
      </w:del>
    </w:p>
    <w:p>
      <w:r>
        <w:t>第 17 段：这是用于压测的正文内容，包含足够的字符以便观察上下文截断行为（17）。</w:t>
      </w:r>
    </w:p>
    <w:p>
      <w:r>
        <w:t>第 18 段：这是用于压测的正文内容，包含足够的字符以便观察上下文截断行为（18）。</w:t>
      </w:r>
      <w:ins w:id="1011" w:author="审查员" w:date="2026-10-14T10:00:00Z">
        <w:r>
          <w:t>【插入 1011】</w:t>
        </w:r>
      </w:ins>
    </w:p>
    <w:p>
      <w:r>
        <w:t>第 19 段：这是用于压测的正文内容，包含足够的字符以便观察上下文截断行为（19）。</w:t>
      </w:r>
      <w:del w:id="1012" w:author="审查员" w:date="2026-10-14T10:00:01Z">
        <w:r>
          <w:delText>【删除 1012】</w:delText>
        </w:r>
      </w:del>
    </w:p>
    <w:p>
      <w:r>
        <w:t>第 20 段：这是用于压测的正文内容，包含足够的字符以便观察上下文截断行为（20）。</w:t>
      </w:r>
    </w:p>
    <w:p>
      <w:commentRangeStart w:id="2"/>
      <w:r>
        <w:t>第 21 段：这是用于压测的正文内容，包含足够的字符以便观察上下文截断行为（21）。</w:t>
      </w:r>
      <w:ins w:id="1013" w:author="审查员" w:date="2026-10-14T10:00:00Z">
        <w:r>
          <w:t>【插入 1013】</w:t>
        </w:r>
      </w:ins>
      <w:commentRangeEnd w:id="2"/>
      <w:r>
        <w:commentReference w:id="2"/>
      </w:r>
    </w:p>
    <w:p>
      <w:r>
        <w:t>第 22 段：这是用于压测的正文内容，包含足够的字符以便观察上下文截断行为（22）。</w:t>
      </w:r>
      <w:del w:id="1014" w:author="审查员" w:date="2026-10-14T10:00:01Z">
        <w:r>
          <w:delText>【删除 1014】</w:delText>
        </w:r>
      </w:del>
    </w:p>
    <w:p>
      <w:r>
        <w:t>第 23 段：这是用于压测的正文内容，包含足够的字符以便观察上下文截断行为（23）。</w:t>
      </w:r>
    </w:p>
    <w:p>
      <w:r>
        <w:t>第 24 段：这是用于压测的正文内容，包含足够的字符以便观察上下文截断行为（24）。</w:t>
      </w:r>
      <w:ins w:id="1015" w:author="审查员" w:date="2026-10-14T10:00:00Z">
        <w:r>
          <w:t>【插入 1015】</w:t>
        </w:r>
      </w:ins>
    </w:p>
    <w:p>
      <w:r>
        <w:t>第 25 段：这是用于压测的正文内容，包含足够的字符以便观察上下文截断行为（25）。</w:t>
      </w:r>
      <w:del w:id="1016" w:author="审查员" w:date="2026-10-14T10:00:01Z">
        <w:r>
          <w:delText>【删除 1016】</w:delText>
        </w:r>
      </w:del>
    </w:p>
    <w:p>
      <w:r>
        <w:t>第 26 段：这是用于压测的正文内容，包含足够的字符以便观察上下文截断行为（26）。</w:t>
      </w:r>
    </w:p>
    <w:p>
      <w:r>
        <w:t>第 27 段：这是用于压测的正文内容，包含足够的字符以便观察上下文截断行为（27）。</w:t>
      </w:r>
      <w:ins w:id="1017" w:author="审查员" w:date="2026-10-14T10:00:00Z">
        <w:r>
          <w:t>【插入 1017】</w:t>
        </w:r>
      </w:ins>
    </w:p>
    <w:p>
      <w:commentRangeStart w:id="3"/>
      <w:r>
        <w:t>第 28 段：这是用于压测的正文内容，包含足够的字符以便观察上下文截断行为（28）。</w:t>
      </w:r>
      <w:del w:id="1018" w:author="审查员" w:date="2026-10-14T10:00:01Z">
        <w:r>
          <w:delText>【删除 1018】</w:delText>
        </w:r>
      </w:del>
      <w:commentRangeEnd w:id="3"/>
      <w:r>
        <w:commentReference w:id="3"/>
      </w:r>
    </w:p>
    <w:p>
      <w:r>
        <w:t>第 29 段：这是用于压测的正文内容，包含足够的字符以便观察上下文截断行为（29）。</w:t>
      </w:r>
    </w:p>
    <w:p>
      <w:r>
        <w:t>第 30 段：这是用于压测的正文内容，包含足够的字符以便观察上下文截断行为（30）。</w:t>
      </w:r>
      <w:ins w:id="1019" w:author="审查员" w:date="2026-10-14T10:00:00Z">
        <w:r>
          <w:t>【插入 1019】</w:t>
        </w:r>
      </w:ins>
    </w:p>
    <w:p>
      <w:r>
        <w:t>第 31 段：这是用于压测的正文内容，包含足够的字符以便观察上下文截断行为（31）。</w:t>
      </w:r>
    </w:p>
    <w:p>
      <w:r>
        <w:t>第 32 段：这是用于压测的正文内容，包含足够的字符以便观察上下文截断行为（32）。</w:t>
      </w:r>
    </w:p>
    <w:p>
      <w:r>
        <w:t>第 33 段：这是用于压测的正文内容，包含足够的字符以便观察上下文截断行为（33）。</w:t>
      </w:r>
    </w:p>
    <w:p>
      <w:r>
        <w:t>第 34 段：这是用于压测的正文内容，包含足够的字符以便观察上下文截断行为（34）。</w:t>
      </w:r>
    </w:p>
    <w:p>
      <w:r>
        <w:t>第 35 段：这是用于压测的正文内容，包含足够的字符以便观察上下文截断行为（35）。</w:t>
      </w:r>
    </w:p>
    <w:p>
      <w:r>
        <w:t>第 36 段：这是用于压测的正文内容，包含足够的字符以便观察上下文截断行为（36）。</w:t>
      </w:r>
    </w:p>
    <w:p>
      <w:r>
        <w:t>第 37 段：这是用于压测的正文内容，包含足够的字符以便观察上下文截断行为（37）。</w:t>
      </w:r>
    </w:p>
    <w:p>
      <w:r>
        <w:t>第 38 段：这是用于压测的正文内容，包含足够的字符以便观察上下文截断行为（38）。</w:t>
      </w:r>
    </w:p>
    <w:p>
      <w:r>
        <w:t>第 39 段：这是用于压测的正文内容，包含足够的字符以便观察上下文截断行为（39）。</w:t>
      </w:r>
    </w:p>
    <w:p>
      <w:r>
        <w:t>第 40 段：这是用于压测的正文内容，包含足够的字符以便观察上下文截断行为（40）。</w:t>
      </w:r>
    </w:p>
    <w:p>
      <w:r>
        <w:t>第 41 段：这是用于压测的正文内容，包含足够的字符以便观察上下文截断行为（41）。</w:t>
      </w:r>
    </w:p>
    <w:p>
      <w:r>
        <w:t>第 42 段：这是用于压测的正文内容，包含足够的字符以便观察上下文截断行为（42）。</w:t>
      </w:r>
    </w:p>
    <w:p>
      <w:r>
        <w:t>第 43 段：这是用于压测的正文内容，包含足够的字符以便观察上下文截断行为（43）。</w:t>
      </w:r>
    </w:p>
    <w:p>
      <w:r>
        <w:t>第 44 段：这是用于压测的正文内容，包含足够的字符以便观察上下文截断行为（44）。</w:t>
      </w:r>
    </w:p>
    <w:p>
      <w:r>
        <w:t>第 45 段：这是用于压测的正文内容，包含足够的字符以便观察上下文截断行为（45）。</w:t>
      </w:r>
    </w:p>
    <w:p>
      <w:r>
        <w:t>第 46 段：这是用于压测的正文内容，包含足够的字符以便观察上下文截断行为（46）。</w:t>
      </w:r>
    </w:p>
    <w:p>
      <w:r>
        <w:t>第 47 段：这是用于压测的正文内容，包含足够的字符以便观察上下文截断行为（47）。</w:t>
      </w:r>
    </w:p>
    <w:p>
      <w:r>
        <w:t>第 48 段：这是用于压测的正文内容，包含足够的字符以便观察上下文截断行为（48）。</w:t>
      </w:r>
    </w:p>
    <w:p>
      <w:r>
        <w:t>第 49 段：这是用于压测的正文内容，包含足够的字符以便观察上下文截断行为（49）。</w:t>
      </w:r>
    </w:p>
    <w:p>
      <w:r>
        <w:t>第 50 段：这是用于压测的正文内容，包含足够的字符以便观察上下文截断行为（50）。</w:t>
      </w:r>
    </w:p>
    <w:p>
      <w:r>
        <w:t>第 51 段：这是用于压测的正文内容，包含足够的字符以便观察上下文截断行为（51）。</w:t>
      </w:r>
    </w:p>
    <w:p>
      <w:r>
        <w:t>第 52 段：这是用于压测的正文内容，包含足够的字符以便观察上下文截断行为（52）。</w:t>
      </w:r>
    </w:p>
    <w:p>
      <w:r>
        <w:t>第 53 段：这是用于压测的正文内容，包含足够的字符以便观察上下文截断行为（53）。</w:t>
      </w:r>
    </w:p>
    <w:p>
      <w:r>
        <w:t>第 54 段：这是用于压测的正文内容，包含足够的字符以便观察上下文截断行为（54）。</w:t>
      </w:r>
    </w:p>
    <w:p>
      <w:r>
        <w:t>第 55 段：这是用于压测的正文内容，包含足够的字符以便观察上下文截断行为（55）。</w:t>
      </w:r>
    </w:p>
    <w:p>
      <w:r>
        <w:t>第 56 段：这是用于压测的正文内容，包含足够的字符以便观察上下文截断行为（56）。</w:t>
      </w:r>
    </w:p>
    <w:p>
      <w:r>
        <w:t>第 57 段：这是用于压测的正文内容，包含足够的字符以便观察上下文截断行为（57）。</w:t>
      </w:r>
    </w:p>
    <w:p>
      <w:r>
        <w:t>第 58 段：这是用于压测的正文内容，包含足够的字符以便观察上下文截断行为（58）。</w:t>
      </w:r>
    </w:p>
    <w:p>
      <w:r>
        <w:t>第 59 段：这是用于压测的正文内容，包含足够的字符以便观察上下文截断行为（59）。</w:t>
      </w:r>
    </w:p>
    <w:p>
      <w:r>
        <w:t>第 60 段：这是用于压测的正文内容，包含足够的字符以便观察上下文截断行为（60）。</w:t>
      </w:r>
    </w:p>
    <w:p>
      <w:r>
        <w:t>第 61 段：这是用于压测的正文内容，包含足够的字符以便观察上下文截断行为（61）。</w:t>
      </w:r>
    </w:p>
    <w:p>
      <w:r>
        <w:t>第 62 段：这是用于压测的正文内容，包含足够的字符以便观察上下文截断行为（62）。</w:t>
      </w:r>
    </w:p>
    <w:p>
      <w:r>
        <w:t>第 63 段：这是用于压测的正文内容，包含足够的字符以便观察上下文截断行为（63）。</w:t>
      </w:r>
    </w:p>
    <w:p>
      <w:r>
        <w:t>第 64 段：这是用于压测的正文内容，包含足够的字符以便观察上下文截断行为（64）。</w:t>
      </w:r>
    </w:p>
    <w:p>
      <w:r>
        <w:t>第 65 段：这是用于压测的正文内容，包含足够的字符以便观察上下文截断行为（65）。</w:t>
      </w:r>
    </w:p>
    <w:p>
      <w:r>
        <w:t>第 66 段：这是用于压测的正文内容，包含足够的字符以便观察上下文截断行为（66）。</w:t>
      </w:r>
    </w:p>
    <w:p>
      <w:r>
        <w:t>第 67 段：这是用于压测的正文内容，包含足够的字符以便观察上下文截断行为（67）。</w:t>
      </w:r>
    </w:p>
    <w:p>
      <w:r>
        <w:t>第 68 段：这是用于压测的正文内容，包含足够的字符以便观察上下文截断行为（68）。</w:t>
      </w:r>
    </w:p>
    <w:p>
      <w:r>
        <w:t>第 69 段：这是用于压测的正文内容，包含足够的字符以便观察上下文截断行为（69）。</w:t>
      </w:r>
    </w:p>
    <w:p>
      <w:r>
        <w:t>第 70 段：这是用于压测的正文内容，包含足够的字符以便观察上下文截断行为（70）。</w:t>
      </w:r>
    </w:p>
    <w:p>
      <w:r>
        <w:t>第 71 段：这是用于压测的正文内容，包含足够的字符以便观察上下文截断行为（71）。</w:t>
      </w:r>
    </w:p>
    <w:p>
      <w:r>
        <w:t>第 72 段：这是用于压测的正文内容，包含足够的字符以便观察上下文截断行为（72）。</w:t>
      </w:r>
    </w:p>
    <w:p>
      <w:r>
        <w:t>第 73 段：这是用于压测的正文内容，包含足够的字符以便观察上下文截断行为（73）。</w:t>
      </w:r>
    </w:p>
    <w:p>
      <w:r>
        <w:t>第 74 段：这是用于压测的正文内容，包含足够的字符以便观察上下文截断行为（74）。</w:t>
      </w:r>
    </w:p>
    <w:p>
      <w:r>
        <w:t>第 75 段：这是用于压测的正文内容，包含足够的字符以便观察上下文截断行为（75）。</w:t>
      </w:r>
    </w:p>
    <w:p>
      <w:r>
        <w:t>第 76 段：这是用于压测的正文内容，包含足够的字符以便观察上下文截断行为（76）。</w:t>
      </w:r>
    </w:p>
    <w:p>
      <w:r>
        <w:t>第 77 段：这是用于压测的正文内容，包含足够的字符以便观察上下文截断行为（77）。</w:t>
      </w:r>
    </w:p>
    <w:p>
      <w:r>
        <w:t>第 78 段：这是用于压测的正文内容，包含足够的字符以便观察上下文截断行为（78）。</w:t>
      </w:r>
    </w:p>
    <w:p>
      <w:r>
        <w:t>第 79 段：这是用于压测的正文内容，包含足够的字符以便观察上下文截断行为（79）。</w:t>
      </w:r>
    </w:p>
    <w:p>
      <w:r>
        <w:t>第 80 段：这是用于压测的正文内容，包含足够的字符以便观察上下文截断行为（80）。</w:t>
      </w:r>
    </w:p>
    <w:p>
      <w:r>
        <w:t>第 81 段：这是用于压测的正文内容，包含足够的字符以便观察上下文截断行为（81）。</w:t>
      </w:r>
    </w:p>
    <w:p>
      <w:r>
        <w:t>第 82 段：这是用于压测的正文内容，包含足够的字符以便观察上下文截断行为（82）。</w:t>
      </w:r>
    </w:p>
    <w:p>
      <w:r>
        <w:t>第 83 段：这是用于压测的正文内容，包含足够的字符以便观察上下文截断行为（83）。</w:t>
      </w:r>
    </w:p>
    <w:p>
      <w:r>
        <w:t>第 84 段：这是用于压测的正文内容，包含足够的字符以便观察上下文截断行为（84）。</w:t>
      </w:r>
    </w:p>
    <w:p>
      <w:r>
        <w:t>第 85 段：这是用于压测的正文内容，包含足够的字符以便观察上下文截断行为（85）。</w:t>
      </w:r>
    </w:p>
    <w:p>
      <w:r>
        <w:t>第 86 段：这是用于压测的正文内容，包含足够的字符以便观察上下文截断行为（86）。</w:t>
      </w:r>
    </w:p>
    <w:p>
      <w:r>
        <w:t>第 87 段：这是用于压测的正文内容，包含足够的字符以便观察上下文截断行为（87）。</w:t>
      </w:r>
    </w:p>
    <w:p>
      <w:r>
        <w:t>第 88 段：这是用于压测的正文内容，包含足够的字符以便观察上下文截断行为（88）。</w:t>
      </w:r>
    </w:p>
    <w:p>
      <w:r>
        <w:t>第 89 段：这是用于压测的正文内容，包含足够的字符以便观察上下文截断行为（89）。</w:t>
      </w:r>
    </w:p>
    <w:p>
      <w:r>
        <w:t>第 90 段：这是用于压测的正文内容，包含足够的字符以便观察上下文截断行为（90）。</w:t>
      </w:r>
    </w:p>
    <w:p>
      <w:r>
        <w:t>第 91 段：这是用于压测的正文内容，包含足够的字符以便观察上下文截断行为（91）。</w:t>
      </w:r>
    </w:p>
    <w:p>
      <w:r>
        <w:t>第 92 段：这是用于压测的正文内容，包含足够的字符以便观察上下文截断行为（92）。</w:t>
      </w:r>
    </w:p>
    <w:p>
      <w:r>
        <w:t>第 93 段：这是用于压测的正文内容，包含足够的字符以便观察上下文截断行为（93）。</w:t>
      </w:r>
    </w:p>
    <w:p>
      <w:r>
        <w:t>第 94 段：这是用于压测的正文内容，包含足够的字符以便观察上下文截断行为（94）。</w:t>
      </w:r>
    </w:p>
    <w:p>
      <w:r>
        <w:t>第 95 段：这是用于压测的正文内容，包含足够的字符以便观察上下文截断行为（95）。</w:t>
      </w:r>
    </w:p>
    <w:p>
      <w:r>
        <w:t>第 96 段：这是用于压测的正文内容，包含足够的字符以便观察上下文截断行为（96）。</w:t>
      </w:r>
    </w:p>
    <w:p>
      <w:r>
        <w:t>第 97 段：这是用于压测的正文内容，包含足够的字符以便观察上下文截断行为（97）。</w:t>
      </w:r>
    </w:p>
    <w:p>
      <w:r>
        <w:t>第 98 段：这是用于压测的正文内容，包含足够的字符以便观察上下文截断行为（98）。</w:t>
      </w:r>
    </w:p>
    <w:p>
      <w:r>
        <w:t>第 99 段：这是用于压测的正文内容，包含足够的字符以便观察上下文截断行为（99）。</w:t>
      </w:r>
    </w:p>
    <w:p>
      <w:r>
        <w:t>第 100 段：这是用于压测的正文内容，包含足够的字符以便观察上下文截断行为（100）。</w:t>
      </w:r>
    </w:p>
    <w:p>
      <w:r>
        <w:t>第 101 段：这是用于压测的正文内容，包含足够的字符以便观察上下文截断行为（101）。</w:t>
      </w:r>
    </w:p>
    <w:p>
      <w:r>
        <w:t>第 102 段：这是用于压测的正文内容，包含足够的字符以便观察上下文截断行为（102）。</w:t>
      </w:r>
    </w:p>
    <w:p>
      <w:r>
        <w:t>第 103 段：这是用于压测的正文内容，包含足够的字符以便观察上下文截断行为（103）。</w:t>
      </w:r>
    </w:p>
    <w:p>
      <w:r>
        <w:t>第 104 段：这是用于压测的正文内容，包含足够的字符以便观察上下文截断行为（104）。</w:t>
      </w:r>
    </w:p>
    <w:p>
      <w:r>
        <w:t>第 105 段：这是用于压测的正文内容，包含足够的字符以便观察上下文截断行为（105）。</w:t>
      </w:r>
    </w:p>
    <w:p>
      <w:r>
        <w:t>第 106 段：这是用于压测的正文内容，包含足够的字符以便观察上下文截断行为（106）。</w:t>
      </w:r>
    </w:p>
    <w:p>
      <w:r>
        <w:t>第 107 段：这是用于压测的正文内容，包含足够的字符以便观察上下文截断行为（107）。</w:t>
      </w:r>
    </w:p>
    <w:p>
      <w:r>
        <w:t>第 108 段：这是用于压测的正文内容，包含足够的字符以便观察上下文截断行为（108）。</w:t>
      </w:r>
    </w:p>
    <w:p>
      <w:r>
        <w:t>第 109 段：这是用于压测的正文内容，包含足够的字符以便观察上下文截断行为（109）。</w:t>
      </w:r>
    </w:p>
    <w:p>
      <w:r>
        <w:t>第 110 段：这是用于压测的正文内容，包含足够的字符以便观察上下文截断行为（110）。</w:t>
      </w:r>
    </w:p>
    <w:p>
      <w:r>
        <w:t>第 111 段：这是用于压测的正文内容，包含足够的字符以便观察上下文截断行为（111）。</w:t>
      </w:r>
    </w:p>
    <w:p>
      <w:r>
        <w:t>第 112 段：这是用于压测的正文内容，包含足够的字符以便观察上下文截断行为（112）。</w:t>
      </w:r>
    </w:p>
    <w:p>
      <w:r>
        <w:t>第 113 段：这是用于压测的正文内容，包含足够的字符以便观察上下文截断行为（113）。</w:t>
      </w:r>
    </w:p>
    <w:p>
      <w:r>
        <w:t>第 114 段：这是用于压测的正文内容，包含足够的字符以便观察上下文截断行为（114）。</w:t>
      </w:r>
    </w:p>
    <w:p>
      <w:r>
        <w:t>第 115 段：这是用于压测的正文内容，包含足够的字符以便观察上下文截断行为（115）。</w:t>
      </w:r>
    </w:p>
    <w:p>
      <w:r>
        <w:t>第 116 段：这是用于压测的正文内容，包含足够的字符以便观察上下文截断行为（116）。</w:t>
      </w:r>
    </w:p>
    <w:p>
      <w:r>
        <w:t>第 117 段：这是用于压测的正文内容，包含足够的字符以便观察上下文截断行为（117）。</w:t>
      </w:r>
    </w:p>
    <w:p>
      <w:r>
        <w:t>第 118 段：这是用于压测的正文内容，包含足够的字符以便观察上下文截断行为（118）。</w:t>
      </w:r>
    </w:p>
    <w:p>
      <w:r>
        <w:t>第 119 段：这是用于压测的正文内容，包含足够的字符以便观察上下文截断行为（119）。</w:t>
      </w:r>
    </w:p>
    <w:p>
      <w:r>
        <w:t>第 120 段：这是用于压测的正文内容，包含足够的字符以便观察上下文截断行为（120）。</w:t>
      </w:r>
    </w:p>
    <w:tbl>
      <w:tr>
        <w:tc>
          <w:p>
            <w:r>
              <w:t>表 120 行 1 列 1</w:t>
            </w:r>
          </w:p>
        </w:tc>
        <w:tc>
          <w:p>
            <w:r>
              <w:t>表 120 行 1 列 2</w:t>
            </w:r>
          </w:p>
        </w:tc>
      </w:tr>
      <w:tr>
        <w:tc>
          <w:p>
            <w:r>
              <w:t>表 120 行 2 列 1</w:t>
            </w:r>
          </w:p>
        </w:tc>
        <w:tc>
          <w:p>
            <w:r>
              <w:t>表 120 行 2 列 2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审查员" w:date="2026-10-14T10:05:00Z">
    <w:p>
      <w:r>
        <w:t>这是第 0 条批注：请确认该段表述。</w:t>
      </w:r>
    </w:p>
  </w:comment>
  <w:comment w:id="1" w:author="审查员" w:date="2026-10-14T10:05:00Z">
    <w:p>
      <w:r>
        <w:t>这是第 1 条批注：请确认该段表述。</w:t>
      </w:r>
    </w:p>
  </w:comment>
  <w:comment w:id="2" w:author="审查员" w:date="2026-10-14T10:05:00Z">
    <w:p>
      <w:r>
        <w:t>这是第 2 条批注：请确认该段表述。</w:t>
      </w:r>
    </w:p>
  </w:comment>
  <w:comment w:id="3" w:author="审查员" w:date="2026-10-14T10:05:00Z">
    <w:p>
      <w:r>
        <w:t>这是第 3 条批注：请确认该段表述。</w:t>
      </w:r>
    </w:p>
  </w:comment>
</w:comments>
</file>

<file path=word/styles.xml><?xml version="1.0" encoding="utf-8"?>
<styles/>
</file>